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418893529"/>
        <w:tag w:val="goog_rdk_1"/>
      </w:sdtPr>
      <w:sdtContent>
        <w:p w:rsidR="00000000" w:rsidDel="00000000" w:rsidP="00000000" w:rsidRDefault="00000000" w:rsidRPr="00000000" w14:paraId="00000001">
          <w:pPr>
            <w:spacing w:line="360" w:lineRule="auto"/>
            <w:jc w:val="both"/>
            <w:rPr>
              <w:rFonts w:ascii="Times New Roman" w:cs="Times New Roman" w:eastAsia="Times New Roman" w:hAnsi="Times New Roman"/>
              <w:b w:val="0"/>
              <w:highlight w:val="black"/>
              <w:vertAlign w:val="baseline"/>
              <w:rPrChange w:author="Mihnea Constantinescu" w:id="0" w:date="2025-10-08T09:25:20Z">
                <w:rPr>
                  <w:rFonts w:ascii="Times New Roman" w:cs="Times New Roman" w:eastAsia="Times New Roman" w:hAnsi="Times New Roman"/>
                  <w:b w:val="0"/>
                  <w:vertAlign w:val="baseline"/>
                </w:rPr>
              </w:rPrChange>
            </w:rPr>
          </w:pPr>
          <w:sdt>
            <w:sdtPr>
              <w:id w:val="-729479153"/>
              <w:tag w:val="goog_rdk_0"/>
            </w:sdtPr>
            <w:sdtContent>
              <w:r w:rsidDel="00000000" w:rsidR="00000000" w:rsidRPr="00000000">
                <w:rPr>
                  <w:rtl w:val="0"/>
                </w:rPr>
              </w:r>
            </w:sdtContent>
          </w:sdt>
        </w:p>
      </w:sdtContent>
    </w:sdt>
    <w:p w:rsidR="00000000" w:rsidDel="00000000" w:rsidP="00000000" w:rsidRDefault="00000000" w:rsidRPr="00000000" w14:paraId="00000002">
      <w:pPr>
        <w:pStyle w:val="Heading2"/>
        <w:tabs>
          <w:tab w:val="center" w:leader="none" w:pos="4513"/>
        </w:tabs>
        <w:spacing w:line="360" w:lineRule="auto"/>
        <w:rPr>
          <w:vertAlign w:val="baseline"/>
        </w:rPr>
      </w:pPr>
      <w:r w:rsidDel="00000000" w:rsidR="00000000" w:rsidRPr="00000000">
        <w:rPr>
          <w:b w:val="1"/>
          <w:vertAlign w:val="baseline"/>
          <w:rtl w:val="0"/>
        </w:rPr>
        <w:t xml:space="preserve">CIRCUITE LINIARE CU ELEMENTE RC</w:t>
      </w:r>
      <w:r w:rsidDel="00000000" w:rsidR="00000000" w:rsidRPr="00000000">
        <w:rPr>
          <w:rtl w:val="0"/>
        </w:rPr>
      </w:r>
    </w:p>
    <w:p w:rsidR="00000000" w:rsidDel="00000000" w:rsidP="00000000" w:rsidRDefault="00000000" w:rsidRPr="00000000" w14:paraId="00000003">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4">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1. SCOPUL LUCRĂRII</w:t>
      </w:r>
      <w:r w:rsidDel="00000000" w:rsidR="00000000" w:rsidRPr="00000000">
        <w:rPr>
          <w:rtl w:val="0"/>
        </w:rPr>
      </w:r>
    </w:p>
    <w:p w:rsidR="00000000" w:rsidDel="00000000" w:rsidP="00000000" w:rsidRDefault="00000000" w:rsidRPr="00000000" w14:paraId="00000005">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Această lucrare are ca scop studiul experimental al transmiterii semnalelor prin circuite liniare realizate cu elemente RC, respectiv studiul circuitelor RC trece-sus şi RC trece-jos</w:t>
      </w:r>
    </w:p>
    <w:p w:rsidR="00000000" w:rsidDel="00000000" w:rsidP="00000000" w:rsidRDefault="00000000" w:rsidRPr="00000000" w14:paraId="00000006">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7">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 CONSIDERAŢII TEORETICE</w:t>
      </w:r>
      <w:r w:rsidDel="00000000" w:rsidR="00000000" w:rsidRPr="00000000">
        <w:rPr>
          <w:rtl w:val="0"/>
        </w:rPr>
      </w:r>
    </w:p>
    <w:p w:rsidR="00000000" w:rsidDel="00000000" w:rsidP="00000000" w:rsidRDefault="00000000" w:rsidRPr="00000000" w14:paraId="00000008">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2.1 Circuitul RC trece-sus</w:t>
      </w:r>
    </w:p>
    <w:p w:rsidR="00000000" w:rsidDel="00000000" w:rsidP="00000000" w:rsidRDefault="00000000" w:rsidRPr="00000000" w14:paraId="00000009">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Circuitul RC trece-sus (reprezentat în Fig. 1.1), se comportă ca un divizor de tensiune, având un raport de divizare ce depinde de frecvenţă, componentele de frecvenţă înaltă ale unui semnal nesinusoidal aplicat la intrare apărând la ieşire cu o atenuare mai mică decât componentele de frecvenţă joasă. În cazul extrem, la frecvenţa zero, reactanţa capacitivă devine infinită, componenta continuă a semnalului nefiind transmisă la ieşire, rezultând folosirea filtrului RC trece-sus pentru separarea circuitelor de curent continuu.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1033145" cy="1034415"/>
                <wp:effectExtent b="0" l="0" r="0" t="0"/>
                <wp:wrapSquare wrapText="bothSides" distB="0" distT="0" distL="114300" distR="114300"/>
                <wp:docPr id="2" name=""/>
                <a:graphic>
                  <a:graphicData uri="http://schemas.microsoft.com/office/word/2010/wordprocessingGroup">
                    <wpg:wgp>
                      <wpg:cNvGrpSpPr/>
                      <wpg:grpSpPr>
                        <a:xfrm>
                          <a:off x="4829425" y="3262775"/>
                          <a:ext cx="1033145" cy="1034415"/>
                          <a:chOff x="4829425" y="3262775"/>
                          <a:chExt cx="1033150" cy="1072075"/>
                        </a:xfrm>
                      </wpg:grpSpPr>
                      <wpg:grpSp>
                        <wpg:cNvGrpSpPr/>
                        <wpg:grpSpPr>
                          <a:xfrm>
                            <a:off x="4829428" y="3262793"/>
                            <a:ext cx="1033145" cy="1034415"/>
                            <a:chOff x="2034" y="1950"/>
                            <a:chExt cx="1627" cy="1629"/>
                          </a:xfrm>
                        </wpg:grpSpPr>
                        <wps:wsp>
                          <wps:cNvSpPr/>
                          <wps:cNvPr id="3" name="Shape 3"/>
                          <wps:spPr>
                            <a:xfrm>
                              <a:off x="2034" y="1950"/>
                              <a:ext cx="1625" cy="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34" y="1950"/>
                              <a:ext cx="1627" cy="1273"/>
                              <a:chOff x="2034" y="1950"/>
                              <a:chExt cx="1821" cy="1425"/>
                            </a:xfrm>
                          </wpg:grpSpPr>
                          <wpg:grpSp>
                            <wpg:cNvGrpSpPr/>
                            <wpg:grpSpPr>
                              <a:xfrm>
                                <a:off x="2034" y="1950"/>
                                <a:ext cx="1821" cy="1062"/>
                                <a:chOff x="1794" y="1920"/>
                                <a:chExt cx="1821" cy="1062"/>
                              </a:xfrm>
                            </wpg:grpSpPr>
                            <wps:wsp>
                              <wps:cNvSpPr/>
                              <wps:cNvPr id="15" name="Shape 15"/>
                              <wps:spPr>
                                <a:xfrm>
                                  <a:off x="2535" y="2691"/>
                                  <a:ext cx="291" cy="26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6" name="Shape 16"/>
                              <wps:spPr>
                                <a:xfrm>
                                  <a:off x="2346" y="1920"/>
                                  <a:ext cx="291" cy="26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7" name="Shape 17"/>
                              <wps:spPr>
                                <a:xfrm>
                                  <a:off x="1794" y="2664"/>
                                  <a:ext cx="543" cy="29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U</w:t>
                                    </w:r>
                                    <w:r w:rsidDel="00000000" w:rsidR="00000000" w:rsidRPr="00000000">
                                      <w:rPr>
                                        <w:rFonts w:ascii="Times New Roman" w:cs="Times New Roman" w:eastAsia="Times New Roman" w:hAnsi="Times New Roman"/>
                                        <w:b w:val="1"/>
                                        <w:i w:val="0"/>
                                        <w:smallCaps w:val="0"/>
                                        <w:strike w:val="0"/>
                                        <w:color w:val="000000"/>
                                        <w:sz w:val="20"/>
                                        <w:vertAlign w:val="subscript"/>
                                      </w:rPr>
                                      <w:t xml:space="preserve">i</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18" name="Shape 18"/>
                              <wps:spPr>
                                <a:xfrm>
                                  <a:off x="3072" y="2688"/>
                                  <a:ext cx="543" cy="29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U</w:t>
                                    </w:r>
                                    <w:r w:rsidDel="00000000" w:rsidR="00000000" w:rsidRPr="00000000">
                                      <w:rPr>
                                        <w:rFonts w:ascii="Times New Roman" w:cs="Times New Roman" w:eastAsia="Times New Roman" w:hAnsi="Times New Roman"/>
                                        <w:b w:val="1"/>
                                        <w:i w:val="0"/>
                                        <w:smallCaps w:val="0"/>
                                        <w:strike w:val="0"/>
                                        <w:color w:val="000000"/>
                                        <w:sz w:val="20"/>
                                        <w:vertAlign w:val="subscript"/>
                                      </w:rPr>
                                      <w:t xml:space="preserve">e</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g:grpSp>
                          <pic:pic>
                            <pic:nvPicPr>
                              <pic:cNvPr id="19" name="Shape 19"/>
                              <pic:cNvPicPr preferRelativeResize="0"/>
                            </pic:nvPicPr>
                            <pic:blipFill rotWithShape="1">
                              <a:blip r:embed="rId7">
                                <a:alphaModFix/>
                              </a:blip>
                              <a:srcRect b="0" l="0" r="0" t="0"/>
                              <a:stretch/>
                            </pic:blipFill>
                            <pic:spPr>
                              <a:xfrm>
                                <a:off x="2040" y="2160"/>
                                <a:ext cx="1590" cy="1215"/>
                              </a:xfrm>
                              <a:prstGeom prst="rect">
                                <a:avLst/>
                              </a:prstGeom>
                              <a:noFill/>
                              <a:ln>
                                <a:noFill/>
                              </a:ln>
                            </pic:spPr>
                          </pic:pic>
                        </wpg:grpSp>
                        <wps:wsp>
                          <wps:cNvSpPr/>
                          <wps:cNvPr id="20" name="Shape 20"/>
                          <wps:spPr>
                            <a:xfrm>
                              <a:off x="2130" y="3249"/>
                              <a:ext cx="1470" cy="3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Fig.1.1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1033145" cy="103441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33145" cy="1034415"/>
                        </a:xfrm>
                        <a:prstGeom prst="rect"/>
                        <a:ln/>
                      </pic:spPr>
                    </pic:pic>
                  </a:graphicData>
                </a:graphic>
              </wp:anchor>
            </w:drawing>
          </mc:Fallback>
        </mc:AlternateContent>
      </w:r>
    </w:p>
    <w:p w:rsidR="00000000" w:rsidDel="00000000" w:rsidP="00000000" w:rsidRDefault="00000000" w:rsidRPr="00000000" w14:paraId="0000000A">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2.2 Circuitul RC trece-jos</w:t>
      </w:r>
    </w:p>
    <w:p w:rsidR="00000000" w:rsidDel="00000000" w:rsidP="00000000" w:rsidRDefault="00000000" w:rsidRPr="00000000" w14:paraId="0000000B">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Circuitul RC trece-jos (reprezentat în Fig.1.2), se comportă ca un divizor de tensiune, având un raport de divizare ce depinde de frecvenţă, componentele de frecvenţă joasă ale unui semnal nesinusoidal aplicat la intrare apărând la ieşire cu o atenuare mai mică decât componentele de frecvenţă înaltă.</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85725</wp:posOffset>
                </wp:positionV>
                <wp:extent cx="1179830" cy="993140"/>
                <wp:effectExtent b="0" l="0" r="0" t="0"/>
                <wp:wrapSquare wrapText="bothSides" distB="0" distT="0" distL="114300" distR="114300"/>
                <wp:docPr id="1" name=""/>
                <a:graphic>
                  <a:graphicData uri="http://schemas.microsoft.com/office/word/2010/wordprocessingGroup">
                    <wpg:wgp>
                      <wpg:cNvGrpSpPr/>
                      <wpg:grpSpPr>
                        <a:xfrm>
                          <a:off x="4756075" y="3283425"/>
                          <a:ext cx="1179830" cy="993140"/>
                          <a:chOff x="4756075" y="3283425"/>
                          <a:chExt cx="1179850" cy="1030800"/>
                        </a:xfrm>
                      </wpg:grpSpPr>
                      <wpg:grpSp>
                        <wpg:cNvGrpSpPr/>
                        <wpg:grpSpPr>
                          <a:xfrm>
                            <a:off x="4756085" y="3283430"/>
                            <a:ext cx="1179830" cy="993140"/>
                            <a:chOff x="1908" y="3794"/>
                            <a:chExt cx="1858" cy="1564"/>
                          </a:xfrm>
                        </wpg:grpSpPr>
                        <wps:wsp>
                          <wps:cNvSpPr/>
                          <wps:cNvPr id="3" name="Shape 3"/>
                          <wps:spPr>
                            <a:xfrm>
                              <a:off x="1908" y="3794"/>
                              <a:ext cx="1850"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8" y="3794"/>
                              <a:ext cx="1858" cy="1229"/>
                              <a:chOff x="1800" y="3594"/>
                              <a:chExt cx="2064" cy="1365"/>
                            </a:xfrm>
                          </wpg:grpSpPr>
                          <wpg:grpSp>
                            <wpg:cNvGrpSpPr/>
                            <wpg:grpSpPr>
                              <a:xfrm>
                                <a:off x="1812" y="3594"/>
                                <a:ext cx="2052" cy="974"/>
                                <a:chOff x="1812" y="3594"/>
                                <a:chExt cx="2052" cy="974"/>
                              </a:xfrm>
                            </wpg:grpSpPr>
                            <wps:wsp>
                              <wps:cNvSpPr/>
                              <wps:cNvPr id="6" name="Shape 6"/>
                              <wps:spPr>
                                <a:xfrm>
                                  <a:off x="1812" y="4271"/>
                                  <a:ext cx="543" cy="29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U</w:t>
                                    </w:r>
                                    <w:r w:rsidDel="00000000" w:rsidR="00000000" w:rsidRPr="00000000">
                                      <w:rPr>
                                        <w:rFonts w:ascii="Times New Roman" w:cs="Times New Roman" w:eastAsia="Times New Roman" w:hAnsi="Times New Roman"/>
                                        <w:b w:val="1"/>
                                        <w:i w:val="0"/>
                                        <w:smallCaps w:val="0"/>
                                        <w:strike w:val="0"/>
                                        <w:color w:val="000000"/>
                                        <w:sz w:val="20"/>
                                        <w:vertAlign w:val="subscript"/>
                                      </w:rPr>
                                      <w:t xml:space="preserve">i</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7" name="Shape 7"/>
                              <wps:spPr>
                                <a:xfrm>
                                  <a:off x="3321" y="4274"/>
                                  <a:ext cx="543" cy="29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U</w:t>
                                    </w:r>
                                    <w:r w:rsidDel="00000000" w:rsidR="00000000" w:rsidRPr="00000000">
                                      <w:rPr>
                                        <w:rFonts w:ascii="Times New Roman" w:cs="Times New Roman" w:eastAsia="Times New Roman" w:hAnsi="Times New Roman"/>
                                        <w:b w:val="1"/>
                                        <w:i w:val="0"/>
                                        <w:smallCaps w:val="0"/>
                                        <w:strike w:val="0"/>
                                        <w:color w:val="000000"/>
                                        <w:sz w:val="20"/>
                                        <w:vertAlign w:val="subscript"/>
                                      </w:rPr>
                                      <w:t xml:space="preserve">e</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8" name="Shape 8"/>
                              <wps:spPr>
                                <a:xfrm>
                                  <a:off x="2643" y="4290"/>
                                  <a:ext cx="291" cy="26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9" name="Shape 9"/>
                              <wps:spPr>
                                <a:xfrm>
                                  <a:off x="2544" y="3594"/>
                                  <a:ext cx="291" cy="26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45700" lIns="91425" spcFirstLastPara="1" rIns="91425" wrap="square" tIns="45700">
                                <a:noAutofit/>
                              </wps:bodyPr>
                            </wps:wsp>
                          </wpg:grpSp>
                          <pic:pic>
                            <pic:nvPicPr>
                              <pic:cNvPr id="10" name="Shape 10"/>
                              <pic:cNvPicPr preferRelativeResize="0"/>
                            </pic:nvPicPr>
                            <pic:blipFill rotWithShape="1">
                              <a:blip r:embed="rId9">
                                <a:alphaModFix/>
                              </a:blip>
                              <a:srcRect b="0" l="0" r="0" t="0"/>
                              <a:stretch/>
                            </pic:blipFill>
                            <pic:spPr>
                              <a:xfrm>
                                <a:off x="1800" y="3804"/>
                                <a:ext cx="1770" cy="1155"/>
                              </a:xfrm>
                              <a:prstGeom prst="rect">
                                <a:avLst/>
                              </a:prstGeom>
                              <a:noFill/>
                              <a:ln>
                                <a:noFill/>
                              </a:ln>
                            </pic:spPr>
                          </pic:pic>
                        </wpg:grpSp>
                        <wps:wsp>
                          <wps:cNvSpPr/>
                          <wps:cNvPr id="11" name="Shape 11"/>
                          <wps:spPr>
                            <a:xfrm>
                              <a:off x="2082" y="5028"/>
                              <a:ext cx="1470" cy="3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Fig.1.2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85725</wp:posOffset>
                </wp:positionV>
                <wp:extent cx="1179830" cy="99314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179830" cy="993140"/>
                        </a:xfrm>
                        <a:prstGeom prst="rect"/>
                        <a:ln/>
                      </pic:spPr>
                    </pic:pic>
                  </a:graphicData>
                </a:graphic>
              </wp:anchor>
            </w:drawing>
          </mc:Fallback>
        </mc:AlternateContent>
      </w:r>
    </w:p>
    <w:p w:rsidR="00000000" w:rsidDel="00000000" w:rsidP="00000000" w:rsidRDefault="00000000" w:rsidRPr="00000000" w14:paraId="0000000C">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D">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3. MERSUL LUCRĂRII</w:t>
      </w:r>
      <w:r w:rsidDel="00000000" w:rsidR="00000000" w:rsidRPr="00000000">
        <w:rPr>
          <w:rtl w:val="0"/>
        </w:rPr>
      </w:r>
    </w:p>
    <w:p w:rsidR="00000000" w:rsidDel="00000000" w:rsidP="00000000" w:rsidRDefault="00000000" w:rsidRPr="00000000" w14:paraId="0000000E">
      <w:pPr>
        <w:tabs>
          <w:tab w:val="left" w:leader="none" w:pos="-720"/>
          <w:tab w:val="left" w:leader="none" w:pos="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Studiul circuitelor RC se va face folosind programul de simulare AIM-Spice.</w:t>
      </w:r>
    </w:p>
    <w:p w:rsidR="00000000" w:rsidDel="00000000" w:rsidP="00000000" w:rsidRDefault="00000000" w:rsidRPr="00000000" w14:paraId="0000000F">
      <w:pPr>
        <w:numPr>
          <w:ilvl w:val="1"/>
          <w:numId w:val="2"/>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 realizează un circuit RC trece-sus folosind R = 1KΩ şi C = 470nF.</w:t>
      </w:r>
    </w:p>
    <w:p w:rsidR="00000000" w:rsidDel="00000000" w:rsidP="00000000" w:rsidRDefault="00000000" w:rsidRPr="00000000" w14:paraId="00000010">
      <w:pPr>
        <w:numPr>
          <w:ilvl w:val="1"/>
          <w:numId w:val="2"/>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Folosindu-se un stimul de tip sin se va aplica un </w:t>
      </w:r>
      <w:r w:rsidDel="00000000" w:rsidR="00000000" w:rsidRPr="00000000">
        <w:rPr>
          <w:vertAlign w:val="baseline"/>
          <w:rtl w:val="0"/>
        </w:rPr>
        <w:t xml:space="preserve">semnal sinusoidal având perioada 1ms</w:t>
      </w:r>
      <w:r w:rsidDel="00000000" w:rsidR="00000000" w:rsidRPr="00000000">
        <w:rPr>
          <w:rFonts w:ascii="Times New Roman" w:cs="Times New Roman" w:eastAsia="Times New Roman" w:hAnsi="Times New Roman"/>
          <w:vertAlign w:val="baseline"/>
          <w:rtl w:val="0"/>
        </w:rPr>
        <w:t xml:space="preserve">. Se va vizualiza răspunsul circuitului la acest semnal de intrare folosind analiza TR. Se va modifica valoarea constantei de timp a circuitului considerându-se o constantă de timp mai mare respectiv mai mică prin modificarea valorii componentelor circuitului. Se va repeta analiza observându-se răspunsul circuitului pentru cele două cazuri. Se va suprapune peste semnalul de intrare o componentă continuă observându-se răspunsul circuitului.</w:t>
      </w:r>
    </w:p>
    <w:p w:rsidR="00000000" w:rsidDel="00000000" w:rsidP="00000000" w:rsidRDefault="00000000" w:rsidRPr="00000000" w14:paraId="00000011">
      <w:pPr>
        <w:numPr>
          <w:ilvl w:val="1"/>
          <w:numId w:val="2"/>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Folosindu-se un stimul de tip pulse se va aplica un </w:t>
      </w:r>
      <w:r w:rsidDel="00000000" w:rsidR="00000000" w:rsidRPr="00000000">
        <w:rPr>
          <w:vertAlign w:val="baseline"/>
          <w:rtl w:val="0"/>
        </w:rPr>
        <w:t xml:space="preserve">semnal rectangular având perioada 1ms şi facorul de umplere 50%</w:t>
      </w:r>
      <w:r w:rsidDel="00000000" w:rsidR="00000000" w:rsidRPr="00000000">
        <w:rPr>
          <w:rFonts w:ascii="Times New Roman" w:cs="Times New Roman" w:eastAsia="Times New Roman" w:hAnsi="Times New Roman"/>
          <w:vertAlign w:val="baseline"/>
          <w:rtl w:val="0"/>
        </w:rPr>
        <w:t xml:space="preserve">. Se va vizualiza răspunsul circuitului la acest semnal de intrare folosind analiza TR. Se va modifica valoarea constantei de timp a circuitului considerându-se o constantă de timp mai mare respectiv mai mică prin modificarea valorii componentelor circuitului. Se va repeta analiza observându-se răspunsul circuitului pentru cele două cazuri. Se va suprapune peste semnalul de intrare o componentă continuă observându-se răspunsul circuitului.</w:t>
      </w:r>
    </w:p>
    <w:p w:rsidR="00000000" w:rsidDel="00000000" w:rsidP="00000000" w:rsidRDefault="00000000" w:rsidRPr="00000000" w14:paraId="00000012">
      <w:pPr>
        <w:numPr>
          <w:ilvl w:val="1"/>
          <w:numId w:val="2"/>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 realizează un circuit RC trece-sus folosind R = 1KΩ şi C = 470nF.</w:t>
      </w:r>
    </w:p>
    <w:p w:rsidR="00000000" w:rsidDel="00000000" w:rsidP="00000000" w:rsidRDefault="00000000" w:rsidRPr="00000000" w14:paraId="00000013">
      <w:pPr>
        <w:numPr>
          <w:ilvl w:val="1"/>
          <w:numId w:val="2"/>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Folosindu-se un stimul de tip sin se va aplica un </w:t>
      </w:r>
      <w:r w:rsidDel="00000000" w:rsidR="00000000" w:rsidRPr="00000000">
        <w:rPr>
          <w:vertAlign w:val="baseline"/>
          <w:rtl w:val="0"/>
        </w:rPr>
        <w:t xml:space="preserve">semnal sinusoidal având perioada 1ms</w:t>
      </w:r>
      <w:r w:rsidDel="00000000" w:rsidR="00000000" w:rsidRPr="00000000">
        <w:rPr>
          <w:rFonts w:ascii="Times New Roman" w:cs="Times New Roman" w:eastAsia="Times New Roman" w:hAnsi="Times New Roman"/>
          <w:vertAlign w:val="baseline"/>
          <w:rtl w:val="0"/>
        </w:rPr>
        <w:t xml:space="preserve">. Se va vizualiza răspunsul circuitului la acest semnal de intrare folosind analiza TR. Se va modifica valoarea constantei de timp a circuitului considerându-se o constantă de timp mai mare respectiv mai mică prin modificarea valorii componentelor circuitului. Se va repeta analiza observându-se răspunsul circuitului pentru cele două cazuri. Se va suprapune peste semnalul de intrare o componentă continuă observându-se răspunsul circuitului.</w:t>
      </w:r>
    </w:p>
    <w:p w:rsidR="00000000" w:rsidDel="00000000" w:rsidP="00000000" w:rsidRDefault="00000000" w:rsidRPr="00000000" w14:paraId="00000014">
      <w:pPr>
        <w:numPr>
          <w:ilvl w:val="1"/>
          <w:numId w:val="2"/>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Folosindu-se un stimul de tip pulse se va aplica un </w:t>
      </w:r>
      <w:r w:rsidDel="00000000" w:rsidR="00000000" w:rsidRPr="00000000">
        <w:rPr>
          <w:vertAlign w:val="baseline"/>
          <w:rtl w:val="0"/>
        </w:rPr>
        <w:t xml:space="preserve">semnal rectangular având perioada 1ms şi facorul de umplere 50%</w:t>
      </w:r>
      <w:r w:rsidDel="00000000" w:rsidR="00000000" w:rsidRPr="00000000">
        <w:rPr>
          <w:rFonts w:ascii="Times New Roman" w:cs="Times New Roman" w:eastAsia="Times New Roman" w:hAnsi="Times New Roman"/>
          <w:vertAlign w:val="baseline"/>
          <w:rtl w:val="0"/>
        </w:rPr>
        <w:t xml:space="preserve">. Se va vizualiza răspunsul circuitului la acest semnal de intrare folosind analiza TR. Se va modifica valoarea constantei de timp a circuitului considerându-se o constantă de timp mai mare respectiv mai mică prin modificarea valorii componentelor circuitului. Se va repeta analiza observându-se </w:t>
      </w:r>
      <w:sdt>
        <w:sdtPr>
          <w:id w:val="-84962881"/>
          <w:tag w:val="goog_rdk_2"/>
        </w:sdtPr>
        <w:sdtContent>
          <w:ins w:author="Mihnea Constantinescu" w:id="1" w:date="2025-10-08T10:19:00Z">
            <w:r w:rsidDel="00000000" w:rsidR="00000000" w:rsidRPr="00000000">
              <w:rPr>
                <w:rFonts w:ascii="Times New Roman" w:cs="Times New Roman" w:eastAsia="Times New Roman" w:hAnsi="Times New Roman"/>
                <w:vertAlign w:val="baseline"/>
                <w:rtl w:val="0"/>
              </w:rPr>
              <w:tab/>
            </w:r>
          </w:ins>
        </w:sdtContent>
      </w:sdt>
      <w:r w:rsidDel="00000000" w:rsidR="00000000" w:rsidRPr="00000000">
        <w:rPr>
          <w:rFonts w:ascii="Times New Roman" w:cs="Times New Roman" w:eastAsia="Times New Roman" w:hAnsi="Times New Roman"/>
          <w:vertAlign w:val="baseline"/>
          <w:rtl w:val="0"/>
        </w:rPr>
        <w:t xml:space="preserve">răspunsul circuitului pentru cele două cazuri. Se va suprapune peste semnalul de intrare o componentă continuă observându-se răspunsul circuitului.</w:t>
      </w:r>
    </w:p>
    <w:p w:rsidR="00000000" w:rsidDel="00000000" w:rsidP="00000000" w:rsidRDefault="00000000" w:rsidRPr="00000000" w14:paraId="00000015">
      <w:p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6">
      <w:pPr>
        <w:tabs>
          <w:tab w:val="left" w:leader="none" w:pos="-720"/>
        </w:tabs>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4. CONŢINUTUL REFERATULUI</w:t>
      </w:r>
      <w:r w:rsidDel="00000000" w:rsidR="00000000" w:rsidRPr="00000000">
        <w:rPr>
          <w:rtl w:val="0"/>
        </w:rPr>
      </w:r>
    </w:p>
    <w:p w:rsidR="00000000" w:rsidDel="00000000" w:rsidP="00000000" w:rsidRDefault="00000000" w:rsidRPr="00000000" w14:paraId="00000017">
      <w:pPr>
        <w:numPr>
          <w:ilvl w:val="1"/>
          <w:numId w:val="1"/>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Prezentarea sumară a caracteristicilor circuitelor RC trece-sus şi RC trece-jos.</w:t>
      </w:r>
    </w:p>
    <w:p w:rsidR="00000000" w:rsidDel="00000000" w:rsidP="00000000" w:rsidRDefault="00000000" w:rsidRPr="00000000" w14:paraId="00000018">
      <w:pPr>
        <w:numPr>
          <w:ilvl w:val="1"/>
          <w:numId w:val="1"/>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Schemele circuitelor, tabelele cu valorile calculate şi graficele caracteristicilor ridicate.</w:t>
      </w:r>
    </w:p>
    <w:p w:rsidR="00000000" w:rsidDel="00000000" w:rsidP="00000000" w:rsidRDefault="00000000" w:rsidRPr="00000000" w14:paraId="00000019">
      <w:pPr>
        <w:numPr>
          <w:ilvl w:val="1"/>
          <w:numId w:val="1"/>
        </w:numPr>
        <w:tabs>
          <w:tab w:val="left" w:leader="none" w:pos="-720"/>
          <w:tab w:val="left" w:leader="none" w:pos="0"/>
        </w:tabs>
        <w:spacing w:line="360" w:lineRule="auto"/>
        <w:ind w:left="720" w:hanging="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Observaţii asupra naturii diferenţelor dintre valorile teoretice şi rezultatele simulate.</w:t>
      </w:r>
    </w:p>
    <w:p w:rsidR="00000000" w:rsidDel="00000000" w:rsidP="00000000" w:rsidRDefault="00000000" w:rsidRPr="00000000" w14:paraId="0000001A">
      <w:pPr>
        <w:tabs>
          <w:tab w:val="left" w:leader="none" w:pos="-720"/>
          <w:tab w:val="left" w:leader="none" w:pos="0"/>
        </w:tabs>
        <w:spacing w:line="3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B">
      <w:pPr>
        <w:jc w:val="both"/>
        <w:rPr>
          <w:b w:val="0"/>
          <w:color w:val="000080"/>
          <w:u w:val="single"/>
          <w:vertAlign w:val="baseline"/>
        </w:rPr>
      </w:pPr>
      <w:r w:rsidDel="00000000" w:rsidR="00000000" w:rsidRPr="00000000">
        <w:rPr>
          <w:b w:val="1"/>
          <w:color w:val="000080"/>
          <w:u w:val="single"/>
          <w:vertAlign w:val="baseline"/>
          <w:rtl w:val="0"/>
        </w:rPr>
        <w:t xml:space="preserve">AIM SPICE</w:t>
      </w:r>
      <w:r w:rsidDel="00000000" w:rsidR="00000000" w:rsidRPr="00000000">
        <w:rPr>
          <w:rtl w:val="0"/>
        </w:rPr>
      </w:r>
    </w:p>
    <w:p w:rsidR="00000000" w:rsidDel="00000000" w:rsidP="00000000" w:rsidRDefault="00000000" w:rsidRPr="00000000" w14:paraId="0000001C">
      <w:pPr>
        <w:jc w:val="both"/>
        <w:rPr>
          <w:color w:val="000080"/>
          <w:vertAlign w:val="baseline"/>
        </w:rPr>
      </w:pPr>
      <w:r w:rsidDel="00000000" w:rsidR="00000000" w:rsidRPr="00000000">
        <w:rPr>
          <w:rtl w:val="0"/>
        </w:rPr>
      </w:r>
    </w:p>
    <w:p w:rsidR="00000000" w:rsidDel="00000000" w:rsidP="00000000" w:rsidRDefault="00000000" w:rsidRPr="00000000" w14:paraId="0000001D">
      <w:pPr>
        <w:widowControl w:val="1"/>
        <w:numPr>
          <w:ilvl w:val="0"/>
          <w:numId w:val="3"/>
        </w:numPr>
        <w:spacing w:line="360" w:lineRule="auto"/>
        <w:ind w:left="720" w:hanging="360"/>
        <w:jc w:val="both"/>
        <w:rPr>
          <w:b w:val="0"/>
          <w:color w:val="000080"/>
          <w:vertAlign w:val="baseline"/>
        </w:rPr>
      </w:pPr>
      <w:r w:rsidDel="00000000" w:rsidR="00000000" w:rsidRPr="00000000">
        <w:rPr>
          <w:b w:val="1"/>
          <w:color w:val="000080"/>
          <w:vertAlign w:val="baseline"/>
          <w:rtl w:val="0"/>
        </w:rPr>
        <w:t xml:space="preserve">Nodes</w:t>
      </w:r>
      <w:r w:rsidDel="00000000" w:rsidR="00000000" w:rsidRPr="00000000">
        <w:rPr>
          <w:rtl w:val="0"/>
        </w:rPr>
      </w:r>
    </w:p>
    <w:p w:rsidR="00000000" w:rsidDel="00000000" w:rsidP="00000000" w:rsidRDefault="00000000" w:rsidRPr="00000000" w14:paraId="0000001E">
      <w:pPr>
        <w:spacing w:line="360" w:lineRule="auto"/>
        <w:ind w:left="360" w:firstLine="0"/>
        <w:jc w:val="both"/>
        <w:rPr>
          <w:color w:val="000080"/>
          <w:vertAlign w:val="baseline"/>
        </w:rPr>
      </w:pPr>
      <w:r w:rsidDel="00000000" w:rsidR="00000000" w:rsidRPr="00000000">
        <w:rPr>
          <w:b w:val="1"/>
          <w:color w:val="000080"/>
          <w:vertAlign w:val="baseline"/>
          <w:rtl w:val="0"/>
        </w:rPr>
        <w:tab/>
      </w:r>
      <w:r w:rsidDel="00000000" w:rsidR="00000000" w:rsidRPr="00000000">
        <w:rPr>
          <w:color w:val="000080"/>
          <w:vertAlign w:val="baseline"/>
          <w:rtl w:val="0"/>
        </w:rPr>
        <w:t xml:space="preserve">= a circuit element in which we connect 2 ore more components </w:t>
      </w:r>
    </w:p>
    <w:p w:rsidR="00000000" w:rsidDel="00000000" w:rsidP="00000000" w:rsidRDefault="00000000" w:rsidRPr="00000000" w14:paraId="0000001F">
      <w:pPr>
        <w:spacing w:line="360" w:lineRule="auto"/>
        <w:ind w:left="360" w:firstLine="0"/>
        <w:jc w:val="both"/>
        <w:rPr>
          <w:color w:val="000080"/>
          <w:vertAlign w:val="baseline"/>
        </w:rPr>
      </w:pPr>
      <w:r w:rsidDel="00000000" w:rsidR="00000000" w:rsidRPr="00000000">
        <w:rPr>
          <w:color w:val="000080"/>
          <w:vertAlign w:val="baseline"/>
          <w:rtl w:val="0"/>
        </w:rPr>
        <w:tab/>
        <w:t xml:space="preserve">A node field may be arbitrary character strings 1,2, in , out. </w:t>
      </w:r>
    </w:p>
    <w:p w:rsidR="00000000" w:rsidDel="00000000" w:rsidP="00000000" w:rsidRDefault="00000000" w:rsidRPr="00000000" w14:paraId="00000020">
      <w:pPr>
        <w:spacing w:line="360" w:lineRule="auto"/>
        <w:ind w:left="360" w:firstLine="0"/>
        <w:jc w:val="both"/>
        <w:rPr>
          <w:color w:val="000080"/>
          <w:vertAlign w:val="baseline"/>
        </w:rPr>
      </w:pPr>
      <w:r w:rsidDel="00000000" w:rsidR="00000000" w:rsidRPr="00000000">
        <w:rPr>
          <w:color w:val="000080"/>
          <w:vertAlign w:val="baseline"/>
          <w:rtl w:val="0"/>
        </w:rPr>
        <w:tab/>
        <w:t xml:space="preserve">The ground node must be named '0'.</w:t>
      </w:r>
    </w:p>
    <w:p w:rsidR="00000000" w:rsidDel="00000000" w:rsidP="00000000" w:rsidRDefault="00000000" w:rsidRPr="00000000" w14:paraId="00000021">
      <w:pPr>
        <w:widowControl w:val="1"/>
        <w:numPr>
          <w:ilvl w:val="0"/>
          <w:numId w:val="3"/>
        </w:numPr>
        <w:spacing w:line="360" w:lineRule="auto"/>
        <w:ind w:left="720" w:hanging="360"/>
        <w:jc w:val="both"/>
        <w:rPr>
          <w:b w:val="0"/>
          <w:color w:val="000080"/>
          <w:vertAlign w:val="baseline"/>
        </w:rPr>
      </w:pPr>
      <w:r w:rsidDel="00000000" w:rsidR="00000000" w:rsidRPr="00000000">
        <w:rPr>
          <w:b w:val="1"/>
          <w:color w:val="000080"/>
          <w:vertAlign w:val="baseline"/>
          <w:rtl w:val="0"/>
        </w:rPr>
        <w:t xml:space="preserve">Resistors</w:t>
      </w:r>
      <w:r w:rsidDel="00000000" w:rsidR="00000000" w:rsidRPr="00000000">
        <w:rPr>
          <w:rtl w:val="0"/>
        </w:rPr>
      </w:r>
    </w:p>
    <w:p w:rsidR="00000000" w:rsidDel="00000000" w:rsidP="00000000" w:rsidRDefault="00000000" w:rsidRPr="00000000" w14:paraId="00000022">
      <w:pPr>
        <w:spacing w:line="360" w:lineRule="auto"/>
        <w:ind w:left="360" w:firstLine="0"/>
        <w:jc w:val="both"/>
        <w:rPr>
          <w:color w:val="000080"/>
          <w:vertAlign w:val="baseline"/>
        </w:rPr>
      </w:pPr>
      <w:r w:rsidDel="00000000" w:rsidR="00000000" w:rsidRPr="00000000">
        <w:rPr>
          <w:b w:val="1"/>
          <w:color w:val="000080"/>
          <w:vertAlign w:val="baseline"/>
          <w:rtl w:val="0"/>
        </w:rPr>
        <w:tab/>
      </w:r>
      <w:r w:rsidDel="00000000" w:rsidR="00000000" w:rsidRPr="00000000">
        <w:rPr>
          <w:color w:val="000080"/>
          <w:vertAlign w:val="baseline"/>
          <w:rtl w:val="0"/>
        </w:rPr>
        <w:t xml:space="preserve">RXXXXXXX N1 N2 VALUE</w:t>
      </w:r>
    </w:p>
    <w:p w:rsidR="00000000" w:rsidDel="00000000" w:rsidP="00000000" w:rsidRDefault="00000000" w:rsidRPr="00000000" w14:paraId="00000023">
      <w:pPr>
        <w:spacing w:line="360" w:lineRule="auto"/>
        <w:ind w:left="360" w:firstLine="0"/>
        <w:jc w:val="both"/>
        <w:rPr>
          <w:color w:val="000080"/>
          <w:vertAlign w:val="baseline"/>
        </w:rPr>
      </w:pPr>
      <w:r w:rsidDel="00000000" w:rsidR="00000000" w:rsidRPr="00000000">
        <w:rPr>
          <w:color w:val="000080"/>
          <w:vertAlign w:val="baseline"/>
          <w:rtl w:val="0"/>
        </w:rPr>
        <w:tab/>
        <w:t xml:space="preserve">Nodes order is not important</w:t>
      </w:r>
    </w:p>
    <w:p w:rsidR="00000000" w:rsidDel="00000000" w:rsidP="00000000" w:rsidRDefault="00000000" w:rsidRPr="00000000" w14:paraId="00000024">
      <w:pPr>
        <w:widowControl w:val="1"/>
        <w:numPr>
          <w:ilvl w:val="0"/>
          <w:numId w:val="3"/>
        </w:numPr>
        <w:spacing w:line="360" w:lineRule="auto"/>
        <w:ind w:left="720" w:hanging="360"/>
        <w:jc w:val="both"/>
        <w:rPr>
          <w:b w:val="0"/>
          <w:color w:val="000080"/>
          <w:vertAlign w:val="baseline"/>
        </w:rPr>
      </w:pPr>
      <w:r w:rsidDel="00000000" w:rsidR="00000000" w:rsidRPr="00000000">
        <w:rPr>
          <w:b w:val="1"/>
          <w:color w:val="000080"/>
          <w:vertAlign w:val="baseline"/>
          <w:rtl w:val="0"/>
        </w:rPr>
        <w:t xml:space="preserve">Capacitors</w:t>
      </w:r>
      <w:r w:rsidDel="00000000" w:rsidR="00000000" w:rsidRPr="00000000">
        <w:rPr>
          <w:rtl w:val="0"/>
        </w:rPr>
      </w:r>
    </w:p>
    <w:p w:rsidR="00000000" w:rsidDel="00000000" w:rsidP="00000000" w:rsidRDefault="00000000" w:rsidRPr="00000000" w14:paraId="00000025">
      <w:pPr>
        <w:spacing w:line="360" w:lineRule="auto"/>
        <w:jc w:val="both"/>
        <w:rPr>
          <w:color w:val="000080"/>
          <w:vertAlign w:val="baseline"/>
        </w:rPr>
      </w:pPr>
      <w:r w:rsidDel="00000000" w:rsidR="00000000" w:rsidRPr="00000000">
        <w:rPr>
          <w:color w:val="000080"/>
          <w:vertAlign w:val="baseline"/>
          <w:rtl w:val="0"/>
        </w:rPr>
        <w:tab/>
        <w:t xml:space="preserve">CXXXXXXX N+ N- VALUE &lt;IC=Initial values&gt;</w:t>
      </w:r>
    </w:p>
    <w:p w:rsidR="00000000" w:rsidDel="00000000" w:rsidP="00000000" w:rsidRDefault="00000000" w:rsidRPr="00000000" w14:paraId="00000026">
      <w:pPr>
        <w:widowControl w:val="1"/>
        <w:numPr>
          <w:ilvl w:val="0"/>
          <w:numId w:val="3"/>
        </w:numPr>
        <w:spacing w:line="360" w:lineRule="auto"/>
        <w:ind w:left="720" w:hanging="360"/>
        <w:jc w:val="both"/>
        <w:rPr>
          <w:b w:val="0"/>
          <w:color w:val="000080"/>
          <w:vertAlign w:val="baseline"/>
        </w:rPr>
      </w:pPr>
      <w:r w:rsidDel="00000000" w:rsidR="00000000" w:rsidRPr="00000000">
        <w:rPr>
          <w:b w:val="1"/>
          <w:color w:val="000080"/>
          <w:vertAlign w:val="baseline"/>
          <w:rtl w:val="0"/>
        </w:rPr>
        <w:t xml:space="preserve">Independent voltage Source</w:t>
      </w:r>
      <w:r w:rsidDel="00000000" w:rsidR="00000000" w:rsidRPr="00000000">
        <w:rPr>
          <w:rtl w:val="0"/>
        </w:rPr>
      </w:r>
    </w:p>
    <w:p w:rsidR="00000000" w:rsidDel="00000000" w:rsidP="00000000" w:rsidRDefault="00000000" w:rsidRPr="00000000" w14:paraId="00000027">
      <w:pPr>
        <w:spacing w:line="360" w:lineRule="auto"/>
        <w:jc w:val="both"/>
        <w:rPr>
          <w:color w:val="000080"/>
          <w:vertAlign w:val="baseline"/>
        </w:rPr>
      </w:pPr>
      <w:r w:rsidDel="00000000" w:rsidR="00000000" w:rsidRPr="00000000">
        <w:rPr>
          <w:color w:val="000080"/>
          <w:vertAlign w:val="baseline"/>
          <w:rtl w:val="0"/>
        </w:rPr>
        <w:tab/>
        <w:t xml:space="preserve">VXXXXXXX N+ N- DC value</w:t>
      </w:r>
    </w:p>
    <w:p w:rsidR="00000000" w:rsidDel="00000000" w:rsidP="00000000" w:rsidRDefault="00000000" w:rsidRPr="00000000" w14:paraId="00000028">
      <w:pPr>
        <w:jc w:val="both"/>
        <w:rPr>
          <w:b w:val="0"/>
          <w:color w:val="000080"/>
          <w:vertAlign w:val="baseline"/>
        </w:rPr>
      </w:pPr>
      <w:r w:rsidDel="00000000" w:rsidR="00000000" w:rsidRPr="00000000">
        <w:rPr>
          <w:b w:val="1"/>
          <w:color w:val="000080"/>
          <w:vertAlign w:val="baseline"/>
          <w:rtl w:val="0"/>
        </w:rPr>
        <w:t xml:space="preserve">Editing rules</w:t>
      </w:r>
      <w:r w:rsidDel="00000000" w:rsidR="00000000" w:rsidRPr="00000000">
        <w:rPr>
          <w:rtl w:val="0"/>
        </w:rPr>
      </w:r>
    </w:p>
    <w:p w:rsidR="00000000" w:rsidDel="00000000" w:rsidP="00000000" w:rsidRDefault="00000000" w:rsidRPr="00000000" w14:paraId="00000029">
      <w:pPr>
        <w:jc w:val="both"/>
        <w:rPr>
          <w:color w:val="000080"/>
          <w:vertAlign w:val="baseline"/>
        </w:rPr>
      </w:pPr>
      <w:r w:rsidDel="00000000" w:rsidR="00000000" w:rsidRPr="00000000">
        <w:rPr>
          <w:color w:val="000080"/>
          <w:vertAlign w:val="baseline"/>
          <w:rtl w:val="0"/>
        </w:rPr>
        <w:t xml:space="preserve">- first line – always a comment</w:t>
      </w:r>
    </w:p>
    <w:p w:rsidR="00000000" w:rsidDel="00000000" w:rsidP="00000000" w:rsidRDefault="00000000" w:rsidRPr="00000000" w14:paraId="0000002A">
      <w:pPr>
        <w:jc w:val="both"/>
        <w:rPr>
          <w:color w:val="000080"/>
          <w:vertAlign w:val="baseline"/>
        </w:rPr>
      </w:pPr>
      <w:r w:rsidDel="00000000" w:rsidR="00000000" w:rsidRPr="00000000">
        <w:rPr>
          <w:color w:val="000080"/>
          <w:vertAlign w:val="baseline"/>
          <w:rtl w:val="0"/>
        </w:rPr>
        <w:t xml:space="preserve">- one component on one line (with + on more lines)</w:t>
      </w:r>
    </w:p>
    <w:p w:rsidR="00000000" w:rsidDel="00000000" w:rsidP="00000000" w:rsidRDefault="00000000" w:rsidRPr="00000000" w14:paraId="0000002B">
      <w:pPr>
        <w:jc w:val="both"/>
        <w:rPr>
          <w:color w:val="000080"/>
          <w:vertAlign w:val="baseline"/>
        </w:rPr>
      </w:pPr>
      <w:r w:rsidDel="00000000" w:rsidR="00000000" w:rsidRPr="00000000">
        <w:rPr>
          <w:color w:val="000080"/>
          <w:vertAlign w:val="baseline"/>
          <w:rtl w:val="0"/>
        </w:rPr>
        <w:t xml:space="preserve">- * or ! at the beginning of a line is a comment</w:t>
      </w:r>
    </w:p>
    <w:p w:rsidR="00000000" w:rsidDel="00000000" w:rsidP="00000000" w:rsidRDefault="00000000" w:rsidRPr="00000000" w14:paraId="0000002C">
      <w:pPr>
        <w:jc w:val="both"/>
        <w:rPr>
          <w:color w:val="000080"/>
          <w:vertAlign w:val="baseline"/>
        </w:rPr>
      </w:pPr>
      <w:r w:rsidDel="00000000" w:rsidR="00000000" w:rsidRPr="00000000">
        <w:rPr>
          <w:color w:val="000080"/>
          <w:vertAlign w:val="baseline"/>
          <w:rtl w:val="0"/>
        </w:rPr>
        <w:t xml:space="preserve">- no spaces at the beginning of a line</w:t>
      </w:r>
    </w:p>
    <w:p w:rsidR="00000000" w:rsidDel="00000000" w:rsidP="00000000" w:rsidRDefault="00000000" w:rsidRPr="00000000" w14:paraId="0000002D">
      <w:pPr>
        <w:jc w:val="both"/>
        <w:rPr>
          <w:color w:val="000080"/>
          <w:vertAlign w:val="baseline"/>
        </w:rPr>
      </w:pPr>
      <w:r w:rsidDel="00000000" w:rsidR="00000000" w:rsidRPr="00000000">
        <w:rPr>
          <w:color w:val="000080"/>
          <w:vertAlign w:val="baseline"/>
          <w:rtl w:val="0"/>
        </w:rPr>
        <w:t xml:space="preserve">- declaration order is arbitrary</w:t>
      </w:r>
    </w:p>
    <w:p w:rsidR="00000000" w:rsidDel="00000000" w:rsidP="00000000" w:rsidRDefault="00000000" w:rsidRPr="00000000" w14:paraId="0000002E">
      <w:pPr>
        <w:jc w:val="both"/>
        <w:rPr>
          <w:color w:val="000080"/>
          <w:vertAlign w:val="baseline"/>
        </w:rPr>
      </w:pPr>
      <w:r w:rsidDel="00000000" w:rsidR="00000000" w:rsidRPr="00000000">
        <w:rPr>
          <w:color w:val="000080"/>
          <w:vertAlign w:val="baseline"/>
          <w:rtl w:val="0"/>
        </w:rPr>
        <w:t xml:space="preserve">- do not specify a Measuring .Unit. </w:t>
      </w:r>
    </w:p>
    <w:p w:rsidR="00000000" w:rsidDel="00000000" w:rsidP="00000000" w:rsidRDefault="00000000" w:rsidRPr="00000000" w14:paraId="0000002F">
      <w:pPr>
        <w:ind w:left="360" w:firstLine="0"/>
        <w:jc w:val="both"/>
        <w:rPr>
          <w:color w:val="000080"/>
          <w:vertAlign w:val="baseline"/>
        </w:rPr>
      </w:pPr>
      <w:r w:rsidDel="00000000" w:rsidR="00000000" w:rsidRPr="00000000">
        <w:rPr>
          <w:rtl w:val="0"/>
        </w:rPr>
      </w:r>
    </w:p>
    <w:tbl>
      <w:tblPr>
        <w:tblStyle w:val="Table1"/>
        <w:tblW w:w="9114.0" w:type="dxa"/>
        <w:jc w:val="left"/>
        <w:tblInd w:w="-360.0" w:type="dxa"/>
        <w:tblLayout w:type="fixed"/>
        <w:tblLook w:val="0000"/>
      </w:tblPr>
      <w:tblGrid>
        <w:gridCol w:w="4320"/>
        <w:gridCol w:w="4794"/>
        <w:tblGridChange w:id="0">
          <w:tblGrid>
            <w:gridCol w:w="4320"/>
            <w:gridCol w:w="4794"/>
          </w:tblGrid>
        </w:tblGridChange>
      </w:tblGrid>
      <w:tr>
        <w:trPr>
          <w:cantSplit w:val="0"/>
          <w:tblHeader w:val="0"/>
        </w:trPr>
        <w:tc>
          <w:tcPr>
            <w:tcBorders>
              <w:right w:color="000080" w:space="0" w:sz="4" w:val="single"/>
            </w:tcBorders>
            <w:vAlign w:val="top"/>
          </w:tcPr>
          <w:p w:rsidR="00000000" w:rsidDel="00000000" w:rsidP="00000000" w:rsidRDefault="00000000" w:rsidRPr="00000000" w14:paraId="00000030">
            <w:pPr>
              <w:jc w:val="both"/>
              <w:rPr>
                <w:b w:val="0"/>
                <w:color w:val="000080"/>
                <w:vertAlign w:val="baseline"/>
              </w:rPr>
            </w:pPr>
            <w:r w:rsidDel="00000000" w:rsidR="00000000" w:rsidRPr="00000000">
              <w:rPr>
                <w:b w:val="1"/>
                <w:color w:val="000080"/>
                <w:vertAlign w:val="baseline"/>
                <w:rtl w:val="0"/>
              </w:rPr>
              <w:t xml:space="preserve">PULSE(V1 V2 TD TR TF PW PER)</w:t>
            </w:r>
            <w:r w:rsidDel="00000000" w:rsidR="00000000" w:rsidRPr="00000000">
              <w:rPr>
                <w:rtl w:val="0"/>
              </w:rPr>
            </w:r>
          </w:p>
        </w:tc>
        <w:tc>
          <w:tcPr>
            <w:tcBorders>
              <w:left w:color="000080" w:space="0" w:sz="4" w:val="single"/>
            </w:tcBorders>
            <w:vAlign w:val="top"/>
          </w:tcPr>
          <w:p w:rsidR="00000000" w:rsidDel="00000000" w:rsidP="00000000" w:rsidRDefault="00000000" w:rsidRPr="00000000" w14:paraId="00000031">
            <w:pPr>
              <w:jc w:val="both"/>
              <w:rPr>
                <w:b w:val="0"/>
                <w:color w:val="000080"/>
                <w:vertAlign w:val="baseline"/>
              </w:rPr>
            </w:pPr>
            <w:r w:rsidDel="00000000" w:rsidR="00000000" w:rsidRPr="00000000">
              <w:rPr>
                <w:b w:val="1"/>
                <w:color w:val="000080"/>
                <w:vertAlign w:val="baseline"/>
                <w:rtl w:val="0"/>
              </w:rPr>
              <w:t xml:space="preserve">SIN(V0 VA FREQ TD THETA)</w:t>
            </w:r>
            <w:r w:rsidDel="00000000" w:rsidR="00000000" w:rsidRPr="00000000">
              <w:rPr>
                <w:rtl w:val="0"/>
              </w:rPr>
            </w:r>
          </w:p>
          <w:p w:rsidR="00000000" w:rsidDel="00000000" w:rsidP="00000000" w:rsidRDefault="00000000" w:rsidRPr="00000000" w14:paraId="00000032">
            <w:pPr>
              <w:jc w:val="both"/>
              <w:rPr>
                <w:b w:val="0"/>
                <w:color w:val="000080"/>
                <w:vertAlign w:val="baseline"/>
              </w:rPr>
            </w:pPr>
            <w:r w:rsidDel="00000000" w:rsidR="00000000" w:rsidRPr="00000000">
              <w:rPr>
                <w:rtl w:val="0"/>
              </w:rPr>
            </w:r>
          </w:p>
        </w:tc>
      </w:tr>
      <w:tr>
        <w:trPr>
          <w:cantSplit w:val="0"/>
          <w:tblHeader w:val="0"/>
        </w:trPr>
        <w:tc>
          <w:tcPr>
            <w:tcBorders>
              <w:right w:color="000080" w:space="0" w:sz="4" w:val="single"/>
            </w:tcBorders>
            <w:vAlign w:val="top"/>
          </w:tcPr>
          <w:p w:rsidR="00000000" w:rsidDel="00000000" w:rsidP="00000000" w:rsidRDefault="00000000" w:rsidRPr="00000000" w14:paraId="00000033">
            <w:pPr>
              <w:jc w:val="both"/>
              <w:rPr>
                <w:color w:val="000080"/>
                <w:vertAlign w:val="baseline"/>
              </w:rPr>
            </w:pPr>
            <w:r w:rsidDel="00000000" w:rsidR="00000000" w:rsidRPr="00000000">
              <w:rPr>
                <w:color w:val="000080"/>
                <w:vertAlign w:val="baseline"/>
                <w:rtl w:val="0"/>
              </w:rPr>
              <w:t xml:space="preserve">vin in 0 dc 5 pulse(0 5 0 0 0.1e-3 0.2e-3)</w:t>
            </w:r>
          </w:p>
        </w:tc>
        <w:tc>
          <w:tcPr>
            <w:tcBorders>
              <w:left w:color="000080" w:space="0" w:sz="4" w:val="single"/>
            </w:tcBorders>
            <w:vAlign w:val="top"/>
          </w:tcPr>
          <w:p w:rsidR="00000000" w:rsidDel="00000000" w:rsidP="00000000" w:rsidRDefault="00000000" w:rsidRPr="00000000" w14:paraId="00000034">
            <w:pPr>
              <w:jc w:val="both"/>
              <w:rPr>
                <w:color w:val="000080"/>
                <w:vertAlign w:val="baseline"/>
              </w:rPr>
            </w:pPr>
            <w:r w:rsidDel="00000000" w:rsidR="00000000" w:rsidRPr="00000000">
              <w:rPr>
                <w:color w:val="000080"/>
                <w:vertAlign w:val="baseline"/>
                <w:rtl w:val="0"/>
              </w:rPr>
              <w:t xml:space="preserve">vin in 0 dc 5 sin(0 5 1k 0 0)</w:t>
            </w:r>
          </w:p>
        </w:tc>
      </w:tr>
      <w:tr>
        <w:trPr>
          <w:cantSplit w:val="0"/>
          <w:tblHeader w:val="0"/>
        </w:trPr>
        <w:tc>
          <w:tcPr>
            <w:tcBorders>
              <w:right w:color="000080" w:space="0" w:sz="4" w:val="single"/>
            </w:tcBorders>
            <w:vAlign w:val="top"/>
          </w:tcPr>
          <w:p w:rsidR="00000000" w:rsidDel="00000000" w:rsidP="00000000" w:rsidRDefault="00000000" w:rsidRPr="00000000" w14:paraId="00000035">
            <w:pPr>
              <w:jc w:val="both"/>
              <w:rPr>
                <w:color w:val="000080"/>
                <w:vertAlign w:val="baseline"/>
              </w:rPr>
            </w:pPr>
            <w:r w:rsidDel="00000000" w:rsidR="00000000" w:rsidRPr="00000000">
              <w:rPr>
                <w:color w:val="000080"/>
                <w:vertAlign w:val="baseline"/>
                <w:rtl w:val="0"/>
              </w:rPr>
              <w:t xml:space="preserve">V1 (initial value)</w:t>
              <w:tab/>
            </w:r>
          </w:p>
        </w:tc>
        <w:tc>
          <w:tcPr>
            <w:tcBorders>
              <w:left w:color="000080" w:space="0" w:sz="4" w:val="single"/>
            </w:tcBorders>
            <w:vAlign w:val="top"/>
          </w:tcPr>
          <w:p w:rsidR="00000000" w:rsidDel="00000000" w:rsidP="00000000" w:rsidRDefault="00000000" w:rsidRPr="00000000" w14:paraId="00000036">
            <w:pPr>
              <w:jc w:val="both"/>
              <w:rPr>
                <w:color w:val="000080"/>
                <w:vertAlign w:val="baseline"/>
              </w:rPr>
            </w:pPr>
            <w:r w:rsidDel="00000000" w:rsidR="00000000" w:rsidRPr="00000000">
              <w:rPr>
                <w:color w:val="000080"/>
                <w:vertAlign w:val="baseline"/>
                <w:rtl w:val="0"/>
              </w:rPr>
              <w:t xml:space="preserve">V0 (offset)</w:t>
            </w:r>
          </w:p>
        </w:tc>
      </w:tr>
      <w:tr>
        <w:trPr>
          <w:cantSplit w:val="0"/>
          <w:tblHeader w:val="0"/>
        </w:trPr>
        <w:tc>
          <w:tcPr>
            <w:tcBorders>
              <w:right w:color="000080" w:space="0" w:sz="4" w:val="single"/>
            </w:tcBorders>
            <w:vAlign w:val="top"/>
          </w:tcPr>
          <w:p w:rsidR="00000000" w:rsidDel="00000000" w:rsidP="00000000" w:rsidRDefault="00000000" w:rsidRPr="00000000" w14:paraId="00000037">
            <w:pPr>
              <w:jc w:val="both"/>
              <w:rPr>
                <w:color w:val="000080"/>
                <w:vertAlign w:val="baseline"/>
              </w:rPr>
            </w:pPr>
            <w:r w:rsidDel="00000000" w:rsidR="00000000" w:rsidRPr="00000000">
              <w:rPr>
                <w:color w:val="000080"/>
                <w:vertAlign w:val="baseline"/>
                <w:rtl w:val="0"/>
              </w:rPr>
              <w:t xml:space="preserve">V2 (final value - pulsed value)</w:t>
              <w:tab/>
            </w:r>
          </w:p>
        </w:tc>
        <w:tc>
          <w:tcPr>
            <w:tcBorders>
              <w:left w:color="000080" w:space="0" w:sz="4" w:val="single"/>
            </w:tcBorders>
            <w:vAlign w:val="top"/>
          </w:tcPr>
          <w:p w:rsidR="00000000" w:rsidDel="00000000" w:rsidP="00000000" w:rsidRDefault="00000000" w:rsidRPr="00000000" w14:paraId="00000038">
            <w:pPr>
              <w:jc w:val="both"/>
              <w:rPr>
                <w:color w:val="000080"/>
                <w:vertAlign w:val="baseline"/>
              </w:rPr>
            </w:pPr>
            <w:r w:rsidDel="00000000" w:rsidR="00000000" w:rsidRPr="00000000">
              <w:rPr>
                <w:color w:val="000080"/>
                <w:vertAlign w:val="baseline"/>
                <w:rtl w:val="0"/>
              </w:rPr>
              <w:t xml:space="preserve">VA (amplitude)</w:t>
            </w:r>
          </w:p>
        </w:tc>
      </w:tr>
      <w:tr>
        <w:trPr>
          <w:cantSplit w:val="0"/>
          <w:tblHeader w:val="0"/>
        </w:trPr>
        <w:tc>
          <w:tcPr>
            <w:tcBorders>
              <w:right w:color="000080" w:space="0" w:sz="4" w:val="single"/>
            </w:tcBorders>
            <w:vAlign w:val="top"/>
          </w:tcPr>
          <w:p w:rsidR="00000000" w:rsidDel="00000000" w:rsidP="00000000" w:rsidRDefault="00000000" w:rsidRPr="00000000" w14:paraId="00000039">
            <w:pPr>
              <w:jc w:val="both"/>
              <w:rPr>
                <w:color w:val="000080"/>
                <w:vertAlign w:val="baseline"/>
              </w:rPr>
            </w:pPr>
            <w:r w:rsidDel="00000000" w:rsidR="00000000" w:rsidRPr="00000000">
              <w:rPr>
                <w:color w:val="000080"/>
                <w:vertAlign w:val="baseline"/>
                <w:rtl w:val="0"/>
              </w:rPr>
              <w:t xml:space="preserve">TD (delay time – initial delay)</w:t>
              <w:tab/>
            </w:r>
          </w:p>
        </w:tc>
        <w:tc>
          <w:tcPr>
            <w:tcBorders>
              <w:left w:color="000080" w:space="0" w:sz="4" w:val="single"/>
            </w:tcBorders>
            <w:vAlign w:val="top"/>
          </w:tcPr>
          <w:p w:rsidR="00000000" w:rsidDel="00000000" w:rsidP="00000000" w:rsidRDefault="00000000" w:rsidRPr="00000000" w14:paraId="0000003A">
            <w:pPr>
              <w:jc w:val="both"/>
              <w:rPr>
                <w:color w:val="000080"/>
                <w:vertAlign w:val="baseline"/>
              </w:rPr>
            </w:pPr>
            <w:r w:rsidDel="00000000" w:rsidR="00000000" w:rsidRPr="00000000">
              <w:rPr>
                <w:color w:val="000080"/>
                <w:vertAlign w:val="baseline"/>
                <w:rtl w:val="0"/>
              </w:rPr>
              <w:t xml:space="preserve">FREQ (frequency)</w:t>
            </w:r>
          </w:p>
        </w:tc>
      </w:tr>
      <w:tr>
        <w:trPr>
          <w:cantSplit w:val="0"/>
          <w:tblHeader w:val="0"/>
        </w:trPr>
        <w:tc>
          <w:tcPr>
            <w:tcBorders>
              <w:right w:color="000080" w:space="0" w:sz="4" w:val="single"/>
            </w:tcBorders>
            <w:vAlign w:val="top"/>
          </w:tcPr>
          <w:p w:rsidR="00000000" w:rsidDel="00000000" w:rsidP="00000000" w:rsidRDefault="00000000" w:rsidRPr="00000000" w14:paraId="0000003B">
            <w:pPr>
              <w:jc w:val="both"/>
              <w:rPr>
                <w:color w:val="000080"/>
                <w:vertAlign w:val="baseline"/>
              </w:rPr>
            </w:pPr>
            <w:r w:rsidDel="00000000" w:rsidR="00000000" w:rsidRPr="00000000">
              <w:rPr>
                <w:color w:val="000080"/>
                <w:vertAlign w:val="baseline"/>
                <w:rtl w:val="0"/>
              </w:rPr>
              <w:t xml:space="preserve">TR (rise time)</w:t>
              <w:tab/>
              <w:tab/>
            </w:r>
          </w:p>
        </w:tc>
        <w:tc>
          <w:tcPr>
            <w:tcBorders>
              <w:left w:color="000080" w:space="0" w:sz="4" w:val="single"/>
            </w:tcBorders>
            <w:vAlign w:val="top"/>
          </w:tcPr>
          <w:p w:rsidR="00000000" w:rsidDel="00000000" w:rsidP="00000000" w:rsidRDefault="00000000" w:rsidRPr="00000000" w14:paraId="0000003C">
            <w:pPr>
              <w:jc w:val="both"/>
              <w:rPr>
                <w:color w:val="000080"/>
                <w:vertAlign w:val="baseline"/>
              </w:rPr>
            </w:pPr>
            <w:r w:rsidDel="00000000" w:rsidR="00000000" w:rsidRPr="00000000">
              <w:rPr>
                <w:color w:val="000080"/>
                <w:vertAlign w:val="baseline"/>
                <w:rtl w:val="0"/>
              </w:rPr>
              <w:t xml:space="preserve">TD (delay)</w:t>
            </w:r>
          </w:p>
        </w:tc>
      </w:tr>
      <w:tr>
        <w:trPr>
          <w:cantSplit w:val="0"/>
          <w:tblHeader w:val="0"/>
        </w:trPr>
        <w:tc>
          <w:tcPr>
            <w:tcBorders>
              <w:right w:color="000080" w:space="0" w:sz="4" w:val="single"/>
            </w:tcBorders>
            <w:vAlign w:val="top"/>
          </w:tcPr>
          <w:p w:rsidR="00000000" w:rsidDel="00000000" w:rsidP="00000000" w:rsidRDefault="00000000" w:rsidRPr="00000000" w14:paraId="0000003D">
            <w:pPr>
              <w:jc w:val="both"/>
              <w:rPr>
                <w:color w:val="000080"/>
                <w:vertAlign w:val="baseline"/>
              </w:rPr>
            </w:pPr>
            <w:r w:rsidDel="00000000" w:rsidR="00000000" w:rsidRPr="00000000">
              <w:rPr>
                <w:color w:val="000080"/>
                <w:vertAlign w:val="baseline"/>
                <w:rtl w:val="0"/>
              </w:rPr>
              <w:t xml:space="preserve">TF (fall time)</w:t>
              <w:tab/>
              <w:tab/>
            </w:r>
          </w:p>
        </w:tc>
        <w:tc>
          <w:tcPr>
            <w:tcBorders>
              <w:left w:color="000080" w:space="0" w:sz="4" w:val="single"/>
            </w:tcBorders>
            <w:vAlign w:val="top"/>
          </w:tcPr>
          <w:p w:rsidR="00000000" w:rsidDel="00000000" w:rsidP="00000000" w:rsidRDefault="00000000" w:rsidRPr="00000000" w14:paraId="0000003E">
            <w:pPr>
              <w:jc w:val="both"/>
              <w:rPr>
                <w:color w:val="000080"/>
                <w:vertAlign w:val="baseline"/>
              </w:rPr>
            </w:pPr>
            <w:r w:rsidDel="00000000" w:rsidR="00000000" w:rsidRPr="00000000">
              <w:rPr>
                <w:color w:val="000080"/>
                <w:vertAlign w:val="baseline"/>
                <w:rtl w:val="0"/>
              </w:rPr>
              <w:t xml:space="preserve">THETA(damping factor)</w:t>
            </w:r>
          </w:p>
        </w:tc>
      </w:tr>
      <w:tr>
        <w:trPr>
          <w:cantSplit w:val="0"/>
          <w:tblHeader w:val="0"/>
        </w:trPr>
        <w:tc>
          <w:tcPr>
            <w:tcBorders>
              <w:right w:color="000080" w:space="0" w:sz="4" w:val="single"/>
            </w:tcBorders>
            <w:vAlign w:val="top"/>
          </w:tcPr>
          <w:p w:rsidR="00000000" w:rsidDel="00000000" w:rsidP="00000000" w:rsidRDefault="00000000" w:rsidRPr="00000000" w14:paraId="0000003F">
            <w:pPr>
              <w:jc w:val="both"/>
              <w:rPr>
                <w:color w:val="000080"/>
                <w:vertAlign w:val="baseline"/>
              </w:rPr>
            </w:pPr>
            <w:r w:rsidDel="00000000" w:rsidR="00000000" w:rsidRPr="00000000">
              <w:rPr>
                <w:color w:val="000080"/>
                <w:vertAlign w:val="baseline"/>
                <w:rtl w:val="0"/>
              </w:rPr>
              <w:t xml:space="preserve">PW (pulse width)</w:t>
              <w:tab/>
            </w:r>
          </w:p>
        </w:tc>
        <w:tc>
          <w:tcPr>
            <w:tcBorders>
              <w:left w:color="000080" w:space="0" w:sz="4" w:val="single"/>
            </w:tcBorders>
            <w:vAlign w:val="top"/>
          </w:tcPr>
          <w:p w:rsidR="00000000" w:rsidDel="00000000" w:rsidP="00000000" w:rsidRDefault="00000000" w:rsidRPr="00000000" w14:paraId="00000040">
            <w:pPr>
              <w:jc w:val="both"/>
              <w:rPr>
                <w:color w:val="000080"/>
                <w:vertAlign w:val="baseline"/>
              </w:rPr>
            </w:pPr>
            <w:r w:rsidDel="00000000" w:rsidR="00000000" w:rsidRPr="00000000">
              <w:rPr>
                <w:rtl w:val="0"/>
              </w:rPr>
            </w:r>
          </w:p>
        </w:tc>
      </w:tr>
      <w:tr>
        <w:trPr>
          <w:cantSplit w:val="0"/>
          <w:tblHeader w:val="0"/>
        </w:trPr>
        <w:tc>
          <w:tcPr>
            <w:tcBorders>
              <w:right w:color="000080" w:space="0" w:sz="4" w:val="single"/>
            </w:tcBorders>
            <w:vAlign w:val="top"/>
          </w:tcPr>
          <w:p w:rsidR="00000000" w:rsidDel="00000000" w:rsidP="00000000" w:rsidRDefault="00000000" w:rsidRPr="00000000" w14:paraId="00000041">
            <w:pPr>
              <w:jc w:val="both"/>
              <w:rPr>
                <w:color w:val="000080"/>
                <w:vertAlign w:val="baseline"/>
              </w:rPr>
            </w:pPr>
            <w:r w:rsidDel="00000000" w:rsidR="00000000" w:rsidRPr="00000000">
              <w:rPr>
                <w:color w:val="000080"/>
                <w:vertAlign w:val="baseline"/>
                <w:rtl w:val="0"/>
              </w:rPr>
              <w:t xml:space="preserve">PER (period)</w:t>
              <w:tab/>
              <w:t xml:space="preserve">&gt; PW</w:t>
            </w:r>
          </w:p>
        </w:tc>
        <w:tc>
          <w:tcPr>
            <w:tcBorders>
              <w:left w:color="000080" w:space="0" w:sz="4" w:val="single"/>
            </w:tcBorders>
            <w:vAlign w:val="top"/>
          </w:tcPr>
          <w:p w:rsidR="00000000" w:rsidDel="00000000" w:rsidP="00000000" w:rsidRDefault="00000000" w:rsidRPr="00000000" w14:paraId="00000042">
            <w:pPr>
              <w:jc w:val="both"/>
              <w:rPr>
                <w:color w:val="000080"/>
                <w:vertAlign w:val="baseline"/>
              </w:rPr>
            </w:pPr>
            <w:r w:rsidDel="00000000" w:rsidR="00000000" w:rsidRPr="00000000">
              <w:rPr>
                <w:rtl w:val="0"/>
              </w:rPr>
            </w:r>
          </w:p>
        </w:tc>
      </w:tr>
    </w:tbl>
    <w:p w:rsidR="00000000" w:rsidDel="00000000" w:rsidP="00000000" w:rsidRDefault="00000000" w:rsidRPr="00000000" w14:paraId="00000043">
      <w:pPr>
        <w:jc w:val="both"/>
        <w:rPr>
          <w:vertAlign w:val="baseline"/>
        </w:rPr>
      </w:pPr>
      <w:r w:rsidDel="00000000" w:rsidR="00000000" w:rsidRPr="00000000">
        <w:rPr>
          <w:rtl w:val="0"/>
        </w:rPr>
      </w:r>
    </w:p>
    <w:p w:rsidR="00000000" w:rsidDel="00000000" w:rsidP="00000000" w:rsidRDefault="00000000" w:rsidRPr="00000000" w14:paraId="00000044">
      <w:pPr>
        <w:jc w:val="both"/>
        <w:rPr>
          <w:color w:val="000080"/>
          <w:u w:val="single"/>
          <w:vertAlign w:val="baseline"/>
        </w:rPr>
      </w:pPr>
      <w:r w:rsidDel="00000000" w:rsidR="00000000" w:rsidRPr="00000000">
        <w:rPr>
          <w:color w:val="000080"/>
          <w:u w:val="single"/>
          <w:vertAlign w:val="baseline"/>
          <w:rtl w:val="0"/>
        </w:rPr>
        <w:t xml:space="preserve">Exemple</w:t>
      </w:r>
    </w:p>
    <w:p w:rsidR="00000000" w:rsidDel="00000000" w:rsidP="00000000" w:rsidRDefault="00000000" w:rsidRPr="00000000" w14:paraId="00000045">
      <w:pPr>
        <w:jc w:val="both"/>
        <w:rPr>
          <w:color w:val="000080"/>
          <w:vertAlign w:val="baseline"/>
        </w:rPr>
      </w:pPr>
      <w:r w:rsidDel="00000000" w:rsidR="00000000" w:rsidRPr="00000000">
        <w:rPr>
          <w:color w:val="000080"/>
          <w:vertAlign w:val="baseline"/>
          <w:rtl w:val="0"/>
        </w:rPr>
        <w:t xml:space="preserve">Filtru trece sus</w:t>
      </w:r>
    </w:p>
    <w:p w:rsidR="00000000" w:rsidDel="00000000" w:rsidP="00000000" w:rsidRDefault="00000000" w:rsidRPr="00000000" w14:paraId="00000046">
      <w:pPr>
        <w:jc w:val="both"/>
        <w:rPr>
          <w:color w:val="000080"/>
          <w:vertAlign w:val="baseline"/>
        </w:rPr>
      </w:pPr>
      <w:r w:rsidDel="00000000" w:rsidR="00000000" w:rsidRPr="00000000">
        <w:rPr>
          <w:color w:val="000080"/>
          <w:vertAlign w:val="baseline"/>
          <w:rtl w:val="0"/>
        </w:rPr>
        <w:t xml:space="preserve">c1 in out 470n</w:t>
      </w:r>
    </w:p>
    <w:p w:rsidR="00000000" w:rsidDel="00000000" w:rsidP="00000000" w:rsidRDefault="00000000" w:rsidRPr="00000000" w14:paraId="00000047">
      <w:pPr>
        <w:jc w:val="both"/>
        <w:rPr>
          <w:color w:val="000080"/>
          <w:vertAlign w:val="baseline"/>
        </w:rPr>
      </w:pPr>
      <w:r w:rsidDel="00000000" w:rsidR="00000000" w:rsidRPr="00000000">
        <w:rPr>
          <w:color w:val="000080"/>
          <w:vertAlign w:val="baseline"/>
          <w:rtl w:val="0"/>
        </w:rPr>
        <w:t xml:space="preserve">r1 out 0 10k</w:t>
      </w:r>
    </w:p>
    <w:p w:rsidR="00000000" w:rsidDel="00000000" w:rsidP="00000000" w:rsidRDefault="00000000" w:rsidRPr="00000000" w14:paraId="00000048">
      <w:pPr>
        <w:jc w:val="both"/>
        <w:rPr>
          <w:color w:val="000080"/>
          <w:vertAlign w:val="baseline"/>
        </w:rPr>
      </w:pPr>
      <w:r w:rsidDel="00000000" w:rsidR="00000000" w:rsidRPr="00000000">
        <w:rPr>
          <w:color w:val="000080"/>
          <w:vertAlign w:val="baseline"/>
          <w:rtl w:val="0"/>
        </w:rPr>
        <w:t xml:space="preserve">vin in 0 dc 5 pulse(0 5 0 0 0.1e-3 0.2e-3)</w:t>
      </w:r>
    </w:p>
    <w:p w:rsidR="00000000" w:rsidDel="00000000" w:rsidP="00000000" w:rsidRDefault="00000000" w:rsidRPr="00000000" w14:paraId="00000049">
      <w:pPr>
        <w:jc w:val="both"/>
        <w:rPr>
          <w:color w:val="000080"/>
          <w:vertAlign w:val="baseline"/>
        </w:rPr>
      </w:pPr>
      <w:r w:rsidDel="00000000" w:rsidR="00000000" w:rsidRPr="00000000">
        <w:rPr>
          <w:color w:val="000080"/>
          <w:vertAlign w:val="baseline"/>
          <w:rtl w:val="0"/>
        </w:rPr>
        <w:t xml:space="preserve">!vin in 0 dc 5 sin(0 5 1k 0 0)</w:t>
      </w:r>
    </w:p>
    <w:p w:rsidR="00000000" w:rsidDel="00000000" w:rsidP="00000000" w:rsidRDefault="00000000" w:rsidRPr="00000000" w14:paraId="0000004A">
      <w:pPr>
        <w:jc w:val="both"/>
        <w:rPr>
          <w:color w:val="000080"/>
          <w:vertAlign w:val="baseline"/>
        </w:rPr>
      </w:pPr>
      <w:r w:rsidDel="00000000" w:rsidR="00000000" w:rsidRPr="00000000">
        <w:rPr>
          <w:rtl w:val="0"/>
        </w:rPr>
      </w:r>
    </w:p>
    <w:p w:rsidR="00000000" w:rsidDel="00000000" w:rsidP="00000000" w:rsidRDefault="00000000" w:rsidRPr="00000000" w14:paraId="0000004B">
      <w:pPr>
        <w:jc w:val="both"/>
        <w:rPr>
          <w:color w:val="000080"/>
          <w:vertAlign w:val="baseline"/>
        </w:rPr>
      </w:pPr>
      <w:r w:rsidDel="00000000" w:rsidR="00000000" w:rsidRPr="00000000">
        <w:rPr>
          <w:rtl w:val="0"/>
        </w:rPr>
      </w:r>
    </w:p>
    <w:p w:rsidR="00000000" w:rsidDel="00000000" w:rsidP="00000000" w:rsidRDefault="00000000" w:rsidRPr="00000000" w14:paraId="0000004C">
      <w:pPr>
        <w:jc w:val="both"/>
        <w:rPr>
          <w:color w:val="000080"/>
          <w:vertAlign w:val="baseline"/>
        </w:rPr>
      </w:pPr>
      <w:r w:rsidDel="00000000" w:rsidR="00000000" w:rsidRPr="00000000">
        <w:rPr>
          <w:color w:val="000080"/>
          <w:vertAlign w:val="baseline"/>
          <w:rtl w:val="0"/>
        </w:rPr>
        <w:t xml:space="preserve">-the Transient Analysis computes the time domain response of a circuit.</w:t>
      </w:r>
    </w:p>
    <w:p w:rsidR="00000000" w:rsidDel="00000000" w:rsidP="00000000" w:rsidRDefault="00000000" w:rsidRPr="00000000" w14:paraId="0000004D">
      <w:pPr>
        <w:jc w:val="both"/>
        <w:rPr>
          <w:color w:val="000080"/>
          <w:vertAlign w:val="baseline"/>
        </w:rPr>
      </w:pPr>
      <w:r w:rsidDel="00000000" w:rsidR="00000000" w:rsidRPr="00000000">
        <w:rPr>
          <w:color w:val="000080"/>
          <w:vertAlign w:val="baseline"/>
          <w:rtl w:val="0"/>
        </w:rPr>
        <w:tab/>
        <w:t xml:space="preserve">-Stepsize is the suggested computing increment</w:t>
      </w:r>
    </w:p>
    <w:p w:rsidR="00000000" w:rsidDel="00000000" w:rsidP="00000000" w:rsidRDefault="00000000" w:rsidRPr="00000000" w14:paraId="0000004E">
      <w:pPr>
        <w:jc w:val="both"/>
        <w:rPr>
          <w:color w:val="000080"/>
          <w:vertAlign w:val="baseline"/>
        </w:rPr>
      </w:pPr>
      <w:r w:rsidDel="00000000" w:rsidR="00000000" w:rsidRPr="00000000">
        <w:rPr>
          <w:color w:val="000080"/>
          <w:vertAlign w:val="baseline"/>
          <w:rtl w:val="0"/>
        </w:rPr>
        <w:tab/>
        <w:t xml:space="preserve">- Final Time is the last time point computed</w:t>
      </w:r>
    </w:p>
    <w:p w:rsidR="00000000" w:rsidDel="00000000" w:rsidP="00000000" w:rsidRDefault="00000000" w:rsidRPr="00000000" w14:paraId="0000004F">
      <w:pPr>
        <w:jc w:val="both"/>
        <w:rPr>
          <w:color w:val="000080"/>
          <w:vertAlign w:val="baseline"/>
        </w:rPr>
      </w:pPr>
      <w:r w:rsidDel="00000000" w:rsidR="00000000" w:rsidRPr="00000000">
        <w:rPr>
          <w:color w:val="000080"/>
          <w:vertAlign w:val="baseline"/>
          <w:rtl w:val="0"/>
        </w:rPr>
        <w:t xml:space="preserve">TR Step size 2e-3</w:t>
      </w:r>
    </w:p>
    <w:p w:rsidR="00000000" w:rsidDel="00000000" w:rsidP="00000000" w:rsidRDefault="00000000" w:rsidRPr="00000000" w14:paraId="00000050">
      <w:pPr>
        <w:jc w:val="both"/>
        <w:rPr>
          <w:color w:val="000080"/>
          <w:vertAlign w:val="baseline"/>
        </w:rPr>
      </w:pPr>
      <w:r w:rsidDel="00000000" w:rsidR="00000000" w:rsidRPr="00000000">
        <w:rPr>
          <w:color w:val="000080"/>
          <w:vertAlign w:val="baseline"/>
          <w:rtl w:val="0"/>
        </w:rPr>
        <w:t xml:space="preserve">TR Final Time 5e-2</w:t>
      </w:r>
    </w:p>
    <w:p w:rsidR="00000000" w:rsidDel="00000000" w:rsidP="00000000" w:rsidRDefault="00000000" w:rsidRPr="00000000" w14:paraId="00000051">
      <w:pPr>
        <w:tabs>
          <w:tab w:val="left" w:leader="none" w:pos="-720"/>
          <w:tab w:val="left" w:leader="none" w:pos="0"/>
        </w:tabs>
        <w:spacing w:line="360" w:lineRule="auto"/>
        <w:jc w:val="both"/>
        <w:rPr>
          <w:rFonts w:ascii="Times New Roman" w:cs="Times New Roman" w:eastAsia="Times New Roman" w:hAnsi="Times New Roman"/>
          <w:vertAlign w:val="baseline"/>
        </w:rPr>
      </w:pPr>
      <w:r w:rsidDel="00000000" w:rsidR="00000000" w:rsidRPr="00000000">
        <w:rPr>
          <w:rtl w:val="0"/>
        </w:rPr>
      </w:r>
    </w:p>
    <w:sectPr>
      <w:headerReference r:id="rId10" w:type="default"/>
      <w:headerReference r:id="rId11" w:type="even"/>
      <w:pgSz w:h="16838" w:w="11906" w:orient="portrait"/>
      <w:pgMar w:bottom="1440" w:top="1440" w:left="1440" w:right="1440" w:header="1440" w:footer="144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left" w:leader="none" w:pos="-720"/>
      </w:tabs>
      <w:spacing w:line="312" w:lineRule="auto"/>
      <w:jc w:val="both"/>
      <w:rPr>
        <w:vertAlign w:val="baseline"/>
      </w:rPr>
    </w:pPr>
    <w:r w:rsidDel="00000000" w:rsidR="00000000" w:rsidRPr="00000000">
      <w:rPr>
        <w:vertAlign w:val="baseline"/>
        <w:rtl w:val="0"/>
      </w:rPr>
      <w:t xml:space="preserve">Circuite Numerice</w:t>
      <w:tab/>
      <w:tab/>
      <w:tab/>
      <w:tab/>
      <w:tab/>
      <w:tab/>
      <w:tab/>
      <w:tab/>
      <w:tab/>
      <w:t xml:space="preserve">Laborator1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tabs>
        <w:tab w:val="left" w:leader="none" w:pos="-720"/>
      </w:tabs>
      <w:spacing w:line="312" w:lineRule="auto"/>
      <w:jc w:val="both"/>
      <w:rPr>
        <w:rFonts w:ascii="Times New Roman" w:cs="Times New Roman" w:eastAsia="Times New Roman" w:hAnsi="Times New Roman"/>
        <w:sz w:val="10"/>
        <w:szCs w:val="10"/>
        <w:vertAlign w:val="baseline"/>
      </w:rPr>
    </w:pPr>
    <w:r w:rsidDel="00000000" w:rsidR="00000000" w:rsidRPr="00000000">
      <w:rPr>
        <w:rFonts w:ascii="Times New Roman" w:cs="Times New Roman" w:eastAsia="Times New Roman" w:hAnsi="Times New Roman"/>
        <w:vertAlign w:val="baseline"/>
        <w:rtl w:val="0"/>
      </w:rPr>
      <w:t xml:space="preserve">Circuite Numerice</w:t>
      <w:tab/>
      <w:tab/>
      <w:tab/>
      <w:tab/>
      <w:tab/>
      <w:tab/>
      <w:tab/>
      <w:tab/>
      <w:tab/>
      <w:t xml:space="preserve">Laborator1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
    <w:lvl w:ilvl="0">
      <w:start w:val="3"/>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Pr>
    <w:rPr>
      <w:rFonts w:ascii="Times New Roman" w:cs="Times New Roman" w:eastAsia="Times New Roman" w:hAnsi="Times New Roman"/>
      <w:b w:val="1"/>
      <w:sz w:val="24"/>
      <w:szCs w:val="24"/>
      <w:vertAlign w:val="baseline"/>
    </w:rPr>
  </w:style>
  <w:style w:type="paragraph" w:styleId="Heading2">
    <w:name w:val="heading 2"/>
    <w:basedOn w:val="Normal"/>
    <w:next w:val="Normal"/>
    <w:pPr>
      <w:keepNext w:val="1"/>
      <w:widowControl w:val="0"/>
      <w:jc w:val="center"/>
    </w:pPr>
    <w:rPr>
      <w:rFonts w:ascii="Times New Roman" w:cs="Times New Roman" w:eastAsia="Times New Roman" w:hAnsi="Times New Roman"/>
      <w:b w:val="1"/>
      <w:sz w:val="24"/>
      <w:szCs w:val="24"/>
      <w:vertAlign w:val="baseline"/>
    </w:rPr>
  </w:style>
  <w:style w:type="paragraph" w:styleId="Heading3">
    <w:name w:val="heading 3"/>
    <w:basedOn w:val="Normal"/>
    <w:next w:val="Normal"/>
    <w:pPr>
      <w:keepNext w:val="1"/>
      <w:widowControl w:val="1"/>
      <w:jc w:val="center"/>
    </w:pPr>
    <w:rPr>
      <w:rFonts w:ascii="Times New Roman" w:cs="Times New Roman" w:eastAsia="Times New Roman" w:hAnsi="Times New Roman"/>
      <w:b w:val="1"/>
      <w:sz w:val="20"/>
      <w:szCs w:val="20"/>
      <w:vertAlign w:val="baseline"/>
    </w:rPr>
  </w:style>
  <w:style w:type="paragraph" w:styleId="Heading4">
    <w:name w:val="heading 4"/>
    <w:basedOn w:val="Normal"/>
    <w:next w:val="Normal"/>
    <w:pPr>
      <w:keepNext w:val="1"/>
      <w:widowControl w:val="0"/>
      <w:jc w:val="center"/>
    </w:pPr>
    <w:rPr>
      <w:rFonts w:ascii="Times New Roman" w:cs="Times New Roman" w:eastAsia="Times New Roman" w:hAnsi="Times New Roman"/>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EndnoteText">
    <w:name w:val="Endnote Text"/>
    <w:basedOn w:val="Normal"/>
    <w:next w:val="EndnoteText"/>
    <w:autoRedefine w:val="0"/>
    <w:hidden w:val="0"/>
    <w:qFormat w:val="0"/>
    <w:pPr>
      <w:widowControl w:val="0"/>
      <w:suppressAutoHyphens w:val="1"/>
      <w:spacing w:line="1" w:lineRule="atLeast"/>
      <w:ind w:leftChars="-1" w:rightChars="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FootnoteText">
    <w:name w:val="Footnote Text"/>
    <w:basedOn w:val="Normal"/>
    <w:next w:val="FootnoteText"/>
    <w:autoRedefine w:val="0"/>
    <w:hidden w:val="0"/>
    <w:qFormat w:val="0"/>
    <w:pPr>
      <w:widowControl w:val="0"/>
      <w:suppressAutoHyphens w:val="1"/>
      <w:spacing w:line="1" w:lineRule="atLeast"/>
      <w:ind w:leftChars="-1" w:rightChars="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OC1">
    <w:name w:val="TOC 1"/>
    <w:basedOn w:val="Normal"/>
    <w:next w:val="Normal"/>
    <w:autoRedefine w:val="0"/>
    <w:hidden w:val="0"/>
    <w:qFormat w:val="0"/>
    <w:pPr>
      <w:widowControl w:val="0"/>
      <w:tabs>
        <w:tab w:val="right" w:leader="dot" w:pos="9360"/>
      </w:tabs>
      <w:suppressAutoHyphens w:val="0"/>
      <w:spacing w:before="480" w:line="1" w:lineRule="atLeast"/>
      <w:ind w:left="720" w:righ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dot" w:pos="9360"/>
      </w:tabs>
      <w:suppressAutoHyphens w:val="0"/>
      <w:spacing w:line="1" w:lineRule="atLeast"/>
      <w:ind w:left="1440" w:righ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right" w:leader="dot" w:pos="9360"/>
      </w:tabs>
      <w:suppressAutoHyphens w:val="0"/>
      <w:spacing w:line="1" w:lineRule="atLeast"/>
      <w:ind w:left="2160" w:righ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4">
    <w:name w:val="TOC 4"/>
    <w:basedOn w:val="Normal"/>
    <w:next w:val="Normal"/>
    <w:autoRedefine w:val="0"/>
    <w:hidden w:val="0"/>
    <w:qFormat w:val="0"/>
    <w:pPr>
      <w:widowControl w:val="0"/>
      <w:tabs>
        <w:tab w:val="right" w:leader="dot" w:pos="9360"/>
      </w:tabs>
      <w:suppressAutoHyphens w:val="0"/>
      <w:spacing w:line="1" w:lineRule="atLeast"/>
      <w:ind w:left="2880" w:righ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widowControl w:val="0"/>
      <w:tabs>
        <w:tab w:val="right" w:leader="dot" w:pos="9360"/>
      </w:tabs>
      <w:suppressAutoHyphens w:val="0"/>
      <w:spacing w:line="1" w:lineRule="atLeast"/>
      <w:ind w:left="3600" w:righ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widowControl w:val="0"/>
      <w:tabs>
        <w:tab w:val="right" w:leader="none" w:pos="9360"/>
      </w:tabs>
      <w:suppressAutoHyphens w:val="0"/>
      <w:spacing w:line="1" w:lineRule="atLeast"/>
      <w:ind w:lef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0"/>
      <w:spacing w:line="1" w:lineRule="atLeast"/>
      <w:ind w:lef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widowControl w:val="0"/>
      <w:tabs>
        <w:tab w:val="right" w:leader="none" w:pos="9360"/>
      </w:tabs>
      <w:suppressAutoHyphens w:val="0"/>
      <w:spacing w:line="1" w:lineRule="atLeast"/>
      <w:ind w:lef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widowControl w:val="0"/>
      <w:tabs>
        <w:tab w:val="right" w:leader="dot" w:pos="9360"/>
      </w:tabs>
      <w:suppressAutoHyphens w:val="0"/>
      <w:spacing w:line="1" w:lineRule="atLeast"/>
      <w:ind w:lef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Index1">
    <w:name w:val="Index 1"/>
    <w:basedOn w:val="Normal"/>
    <w:next w:val="Normal"/>
    <w:autoRedefine w:val="0"/>
    <w:hidden w:val="0"/>
    <w:qFormat w:val="0"/>
    <w:pPr>
      <w:widowControl w:val="0"/>
      <w:tabs>
        <w:tab w:val="right" w:leader="dot" w:pos="9360"/>
      </w:tabs>
      <w:suppressAutoHyphens w:val="0"/>
      <w:spacing w:line="1" w:lineRule="atLeast"/>
      <w:ind w:left="1440" w:right="720" w:leftChars="-1" w:rightChars="0" w:hanging="144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Index2">
    <w:name w:val="Index 2"/>
    <w:basedOn w:val="Normal"/>
    <w:next w:val="Normal"/>
    <w:autoRedefine w:val="0"/>
    <w:hidden w:val="0"/>
    <w:qFormat w:val="0"/>
    <w:pPr>
      <w:widowControl w:val="0"/>
      <w:tabs>
        <w:tab w:val="right" w:leader="dot" w:pos="9360"/>
      </w:tabs>
      <w:suppressAutoHyphens w:val="0"/>
      <w:spacing w:line="1" w:lineRule="atLeast"/>
      <w:ind w:left="1440" w:right="720" w:leftChars="-1" w:rightChars="0" w:hanging="72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TOAHeading">
    <w:name w:val="TOA Heading"/>
    <w:basedOn w:val="Normal"/>
    <w:next w:val="Normal"/>
    <w:autoRedefine w:val="0"/>
    <w:hidden w:val="0"/>
    <w:qFormat w:val="0"/>
    <w:pPr>
      <w:widowControl w:val="0"/>
      <w:tabs>
        <w:tab w:val="right" w:leader="none" w:pos="9360"/>
      </w:tabs>
      <w:suppressAutoHyphens w:val="0"/>
      <w:spacing w:line="1" w:lineRule="atLeast"/>
      <w:ind w:leftChars="-1" w:rightChars="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Caption">
    <w:name w:val="Caption"/>
    <w:basedOn w:val="Normal"/>
    <w:next w:val="Normal"/>
    <w:autoRedefine w:val="0"/>
    <w:hidden w:val="0"/>
    <w:qFormat w:val="0"/>
    <w:pPr>
      <w:widowControl w:val="0"/>
      <w:suppressAutoHyphens w:val="1"/>
      <w:spacing w:line="1" w:lineRule="atLeast"/>
      <w:ind w:leftChars="-1" w:rightChars="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character" w:styleId="_EquationCaption">
    <w:name w:val="_Equation Caption"/>
    <w:next w:val="_EquationCaption"/>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msRmn 12pt" w:hAnsi="TmsRmn 12pt"/>
      <w:snapToGrid w:val="0"/>
      <w:w w:val="100"/>
      <w:position w:val="-1"/>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widowControl w:val="0"/>
      <w:tabs>
        <w:tab w:val="left" w:leader="none" w:pos="-720"/>
      </w:tabs>
      <w:suppressAutoHyphens w:val="0"/>
      <w:spacing w:line="312" w:lineRule="auto"/>
      <w:ind w:leftChars="-1" w:rightChars="0" w:firstLineChars="-1"/>
      <w:jc w:val="both"/>
      <w:textDirection w:val="btLr"/>
      <w:textAlignment w:val="top"/>
      <w:outlineLvl w:val="0"/>
    </w:pPr>
    <w:rPr>
      <w:rFonts w:ascii="Times New Roman" w:hAnsi="Times New Roman"/>
      <w:snapToGrid w:val="0"/>
      <w:spacing w:val="-3"/>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gBWYvC5XbsJceF3ZavXlSPiUQ==">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2001-03-12T12:49:00Z</dcterms:created>
  <dc:creator>Adrian Peculea</dc:creator>
</cp:coreProperties>
</file>